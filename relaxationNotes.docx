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4A83" w14:textId="77777777" w:rsidR="0055368F" w:rsidRDefault="0055368F" w:rsidP="0055368F">
      <w:pPr>
        <w:widowControl w:val="0"/>
        <w:spacing w:after="60"/>
        <w:jc w:val="both"/>
      </w:pPr>
      <w:r>
        <w:t>Blood T1 = 2.7 s</w:t>
      </w:r>
    </w:p>
    <w:p w14:paraId="451F6512" w14:textId="77777777" w:rsidR="0055368F" w:rsidRDefault="0055368F" w:rsidP="0055368F">
      <w:pPr>
        <w:pStyle w:val="ListParagraph"/>
        <w:widowControl w:val="0"/>
        <w:numPr>
          <w:ilvl w:val="0"/>
          <w:numId w:val="1"/>
        </w:numPr>
        <w:spacing w:after="60"/>
        <w:jc w:val="both"/>
        <w:rPr>
          <w:color w:val="3A7C22" w:themeColor="accent6" w:themeShade="BF"/>
        </w:rPr>
      </w:pPr>
      <w:r w:rsidRPr="00C351A5">
        <w:rPr>
          <w:color w:val="3A7C22" w:themeColor="accent6" w:themeShade="BF"/>
        </w:rPr>
        <w:t xml:space="preserve">Bovine blood T1 = 129 </w:t>
      </w:r>
      <w:proofErr w:type="spellStart"/>
      <w:r w:rsidRPr="00C351A5">
        <w:rPr>
          <w:color w:val="3A7C22" w:themeColor="accent6" w:themeShade="BF"/>
        </w:rPr>
        <w:t>ms</w:t>
      </w:r>
      <w:proofErr w:type="spellEnd"/>
      <w:r w:rsidRPr="00C351A5">
        <w:rPr>
          <w:color w:val="3A7C22" w:themeColor="accent6" w:themeShade="BF"/>
        </w:rPr>
        <w:t xml:space="preserve">/T B0+1167 </w:t>
      </w:r>
      <w:proofErr w:type="spellStart"/>
      <w:r w:rsidRPr="00C351A5">
        <w:rPr>
          <w:color w:val="3A7C22" w:themeColor="accent6" w:themeShade="BF"/>
        </w:rPr>
        <w:t>ms</w:t>
      </w:r>
      <w:proofErr w:type="spellEnd"/>
      <w:r>
        <w:rPr>
          <w:color w:val="3A7C22" w:themeColor="accent6" w:themeShade="BF"/>
        </w:rPr>
        <w:t xml:space="preserve"> </w:t>
      </w:r>
      <w:r w:rsidRPr="00C351A5">
        <w:rPr>
          <w:color w:val="3A7C22" w:themeColor="accent6" w:themeShade="BF"/>
        </w:rPr>
        <w:t>(Dobre2007)</w:t>
      </w:r>
    </w:p>
    <w:p w14:paraId="60754971" w14:textId="77777777" w:rsidR="0055368F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r>
        <w:rPr>
          <w:color w:val="3A7C22" w:themeColor="accent6" w:themeShade="BF"/>
        </w:rPr>
        <w:t>Fitted on literature data (1.5T@Hct=0.45, 3T@Hct=0.42 and 4.7T@Hct=0.41) and newly measured data</w:t>
      </w:r>
      <w:r w:rsidRPr="00C351A5">
        <w:rPr>
          <w:color w:val="3A7C22" w:themeColor="accent6" w:themeShade="BF"/>
        </w:rPr>
        <w:t xml:space="preserve"> </w:t>
      </w:r>
      <w:r>
        <w:rPr>
          <w:color w:val="3A7C22" w:themeColor="accent6" w:themeShade="BF"/>
        </w:rPr>
        <w:t>(4.7T@Hct=0.43, 7.0T@Hct=0.43</w:t>
      </w:r>
      <w:r w:rsidRPr="00C351A5">
        <w:rPr>
          <w:color w:val="3A7C22" w:themeColor="accent6" w:themeShade="BF"/>
        </w:rPr>
        <w:t xml:space="preserve"> and </w:t>
      </w:r>
      <w:hyperlink r:id="rId5" w:history="1">
        <w:r w:rsidRPr="00C42DE9">
          <w:rPr>
            <w:rStyle w:val="Hyperlink"/>
            <w:color w:val="345964" w:themeColor="hyperlink" w:themeShade="BF"/>
          </w:rPr>
          <w:t>9.4T@Hct=0.53</w:t>
        </w:r>
      </w:hyperlink>
      <w:r>
        <w:rPr>
          <w:color w:val="3A7C22" w:themeColor="accent6" w:themeShade="BF"/>
        </w:rPr>
        <w:t>)</w:t>
      </w:r>
    </w:p>
    <w:p w14:paraId="0E8F4F18" w14:textId="77777777" w:rsidR="0055368F" w:rsidRDefault="0055368F" w:rsidP="0055368F">
      <w:pPr>
        <w:pStyle w:val="ListParagraph"/>
        <w:widowControl w:val="0"/>
        <w:numPr>
          <w:ilvl w:val="2"/>
          <w:numId w:val="1"/>
        </w:numPr>
        <w:spacing w:after="60"/>
        <w:jc w:val="both"/>
        <w:rPr>
          <w:color w:val="3A7C22" w:themeColor="accent6" w:themeShade="BF"/>
        </w:rPr>
      </w:pPr>
      <w:r>
        <w:rPr>
          <w:color w:val="3A7C22" w:themeColor="accent6" w:themeShade="BF"/>
        </w:rPr>
        <w:t>Median Hct=0.43</w:t>
      </w:r>
    </w:p>
    <w:p w14:paraId="2AD9F36F" w14:textId="77777777" w:rsidR="0055368F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r>
        <w:rPr>
          <w:color w:val="3A7C22" w:themeColor="accent6" w:themeShade="BF"/>
        </w:rPr>
        <w:t>not dependent on oxygenation</w:t>
      </w:r>
    </w:p>
    <w:p w14:paraId="065CA725" w14:textId="77777777" w:rsidR="0055368F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r>
        <w:rPr>
          <w:color w:val="3A7C22" w:themeColor="accent6" w:themeShade="BF"/>
        </w:rPr>
        <w:t>dependent on hematocrit -&gt; higher Hct gives shorter T1</w:t>
      </w:r>
    </w:p>
    <w:p w14:paraId="2B84E44D" w14:textId="77777777" w:rsidR="0055368F" w:rsidRPr="00BD5789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extrapolation to 14T gives </w:t>
      </w:r>
      <w:r w:rsidRPr="00C351A5">
        <w:rPr>
          <w:color w:val="3A7C22" w:themeColor="accent6" w:themeShade="BF"/>
        </w:rPr>
        <w:t>T1 = 2.973sec.</w:t>
      </w:r>
    </w:p>
    <w:p w14:paraId="243717BF" w14:textId="77777777" w:rsidR="0055368F" w:rsidRPr="008B2AF3" w:rsidRDefault="0055368F" w:rsidP="0055368F">
      <w:pPr>
        <w:pStyle w:val="ListParagraph"/>
        <w:widowControl w:val="0"/>
        <w:numPr>
          <w:ilvl w:val="0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higher mouse hematocrit</w:t>
      </w:r>
    </w:p>
    <w:p w14:paraId="7096AF95" w14:textId="77777777" w:rsidR="0055368F" w:rsidRPr="008B2AF3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 xml:space="preserve">(10.30802/AALAS-JAALAS-24-075) male C57BL/6: 46.4 ± 3.0% (6–8 </w:t>
      </w:r>
      <w:proofErr w:type="spellStart"/>
      <w:r w:rsidRPr="008B2AF3">
        <w:rPr>
          <w:color w:val="3A7C22" w:themeColor="accent6" w:themeShade="BF"/>
        </w:rPr>
        <w:t>wk</w:t>
      </w:r>
      <w:proofErr w:type="spellEnd"/>
      <w:r w:rsidRPr="008B2AF3">
        <w:rPr>
          <w:color w:val="3A7C22" w:themeColor="accent6" w:themeShade="BF"/>
        </w:rPr>
        <w:t xml:space="preserve">), 45.7 ± 2.4% (10–14 </w:t>
      </w:r>
      <w:proofErr w:type="spellStart"/>
      <w:r w:rsidRPr="008B2AF3">
        <w:rPr>
          <w:color w:val="3A7C22" w:themeColor="accent6" w:themeShade="BF"/>
        </w:rPr>
        <w:t>wk</w:t>
      </w:r>
      <w:proofErr w:type="spellEnd"/>
      <w:r w:rsidRPr="008B2AF3">
        <w:rPr>
          <w:color w:val="3A7C22" w:themeColor="accent6" w:themeShade="BF"/>
        </w:rPr>
        <w:t>)</w:t>
      </w:r>
    </w:p>
    <w:p w14:paraId="5FDAE5FB" w14:textId="77777777" w:rsidR="0055368F" w:rsidRPr="008B2AF3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PMID 22330715) — baseline male C57BL/6: 46.5–49.3%.</w:t>
      </w:r>
    </w:p>
    <w:p w14:paraId="6BB5BBF4" w14:textId="77777777" w:rsidR="0055368F" w:rsidRPr="008B2AF3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proofErr w:type="gramStart"/>
      <w:r w:rsidRPr="008B2AF3">
        <w:rPr>
          <w:color w:val="3A7C22" w:themeColor="accent6" w:themeShade="BF"/>
        </w:rPr>
        <w:t>So</w:t>
      </w:r>
      <w:proofErr w:type="gramEnd"/>
      <w:r w:rsidRPr="008B2AF3">
        <w:rPr>
          <w:color w:val="3A7C22" w:themeColor="accent6" w:themeShade="BF"/>
        </w:rPr>
        <w:t xml:space="preserve"> from 0.41</w:t>
      </w:r>
    </w:p>
    <w:p w14:paraId="35F85D74" w14:textId="77777777" w:rsidR="0055368F" w:rsidRPr="008B2AF3" w:rsidRDefault="0055368F" w:rsidP="0055368F">
      <w:pPr>
        <w:pStyle w:val="ListParagraph"/>
        <w:widowControl w:val="0"/>
        <w:numPr>
          <w:ilvl w:val="0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shorter T1 at higher hematocrit (Dobre2007)</w:t>
      </w:r>
    </w:p>
    <w:p w14:paraId="1425EE81" w14:textId="77777777" w:rsidR="0055368F" w:rsidRPr="008B2AF3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Lu2004 @3T, doi:10.1002/mrm.20178</w:t>
      </w:r>
    </w:p>
    <w:p w14:paraId="0E3B89A8" w14:textId="77777777" w:rsidR="0055368F" w:rsidRPr="008B2AF3" w:rsidRDefault="0055368F" w:rsidP="0055368F">
      <w:pPr>
        <w:pStyle w:val="ListParagraph"/>
        <w:widowControl w:val="0"/>
        <w:numPr>
          <w:ilvl w:val="2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arterial R1=0.52Hct+0.38</w:t>
      </w:r>
    </w:p>
    <w:p w14:paraId="1D1CADC0" w14:textId="77777777" w:rsidR="0055368F" w:rsidRPr="008B2AF3" w:rsidRDefault="0055368F" w:rsidP="0055368F">
      <w:pPr>
        <w:pStyle w:val="ListParagraph"/>
        <w:widowControl w:val="0"/>
        <w:numPr>
          <w:ilvl w:val="2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venous R1 = 0.83Hct+0.28</w:t>
      </w:r>
    </w:p>
    <w:p w14:paraId="70426FAC" w14:textId="77777777" w:rsidR="0055368F" w:rsidRPr="008B2AF3" w:rsidRDefault="0055368F" w:rsidP="0055368F">
      <w:pPr>
        <w:pStyle w:val="ListParagraph"/>
        <w:widowControl w:val="0"/>
        <w:numPr>
          <w:ilvl w:val="1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Grgac2013 @7T, doi:10.1002/mrm.24547</w:t>
      </w:r>
    </w:p>
    <w:p w14:paraId="3FC2F9EB" w14:textId="77777777" w:rsidR="0055368F" w:rsidRPr="008B2AF3" w:rsidRDefault="0055368F" w:rsidP="0055368F">
      <w:pPr>
        <w:pStyle w:val="ListParagraph"/>
        <w:widowControl w:val="0"/>
        <w:numPr>
          <w:ilvl w:val="2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Arterial R1 = (0.305+0.201Hct) / (0.95-0.25Hct)</w:t>
      </w:r>
    </w:p>
    <w:p w14:paraId="35FA7D85" w14:textId="77777777" w:rsidR="0055368F" w:rsidRPr="008B2AF3" w:rsidRDefault="0055368F" w:rsidP="0055368F">
      <w:pPr>
        <w:pStyle w:val="ListParagraph"/>
        <w:widowControl w:val="0"/>
        <w:numPr>
          <w:ilvl w:val="2"/>
          <w:numId w:val="1"/>
        </w:numPr>
        <w:spacing w:after="60"/>
        <w:jc w:val="both"/>
        <w:rPr>
          <w:color w:val="3A7C22" w:themeColor="accent6" w:themeShade="BF"/>
        </w:rPr>
      </w:pPr>
      <w:r w:rsidRPr="008B2AF3">
        <w:rPr>
          <w:color w:val="3A7C22" w:themeColor="accent6" w:themeShade="BF"/>
        </w:rPr>
        <w:t>Venous R1 = (0.305+0.275Hct) / (0.95-0.25Hct)</w:t>
      </w:r>
    </w:p>
    <w:p w14:paraId="65AE264A" w14:textId="77777777" w:rsidR="0055368F" w:rsidRPr="00126334" w:rsidRDefault="0055368F" w:rsidP="0055368F">
      <w:pPr>
        <w:pStyle w:val="ListParagraph"/>
        <w:widowControl w:val="0"/>
        <w:numPr>
          <w:ilvl w:val="0"/>
          <w:numId w:val="1"/>
        </w:numPr>
        <w:spacing w:after="60"/>
        <w:jc w:val="both"/>
        <w:rPr>
          <w:color w:val="3A7C22" w:themeColor="accent6" w:themeShade="BF"/>
        </w:rPr>
      </w:pPr>
      <w:proofErr w:type="gramStart"/>
      <w:r w:rsidRPr="008B2AF3">
        <w:rPr>
          <w:color w:val="3A7C22" w:themeColor="accent6" w:themeShade="BF"/>
        </w:rPr>
        <w:t>So</w:t>
      </w:r>
      <w:proofErr w:type="gramEnd"/>
      <w:r w:rsidRPr="008B2AF3">
        <w:rPr>
          <w:color w:val="3A7C22" w:themeColor="accent6" w:themeShade="BF"/>
        </w:rPr>
        <w:t xml:space="preserve"> the shortening for the higher hematocrit should be less than 100ms</w:t>
      </w:r>
    </w:p>
    <w:p w14:paraId="64FFCFF4" w14:textId="77777777" w:rsidR="0055368F" w:rsidRDefault="0055368F" w:rsidP="0055368F">
      <w:pPr>
        <w:widowControl w:val="0"/>
        <w:spacing w:after="60"/>
        <w:jc w:val="both"/>
      </w:pPr>
    </w:p>
    <w:p w14:paraId="44D9B322" w14:textId="77777777" w:rsidR="0055368F" w:rsidRDefault="0055368F" w:rsidP="0055368F">
      <w:pPr>
        <w:widowControl w:val="0"/>
        <w:spacing w:after="60"/>
        <w:jc w:val="both"/>
      </w:pPr>
      <w:r>
        <w:t xml:space="preserve">Blood T2* = 10 </w:t>
      </w:r>
      <w:proofErr w:type="spellStart"/>
      <w:r>
        <w:t>ms</w:t>
      </w:r>
      <w:proofErr w:type="spellEnd"/>
    </w:p>
    <w:p w14:paraId="6EBA03FA" w14:textId="77777777" w:rsidR="0055368F" w:rsidRDefault="0055368F" w:rsidP="0055368F">
      <w:pPr>
        <w:pStyle w:val="ListParagraph"/>
        <w:widowControl w:val="0"/>
        <w:numPr>
          <w:ilvl w:val="0"/>
          <w:numId w:val="2"/>
        </w:numPr>
        <w:spacing w:after="60"/>
        <w:jc w:val="both"/>
      </w:pPr>
      <w:r>
        <w:t>Li2020 (</w:t>
      </w:r>
      <w:r w:rsidRPr="00BE49C2">
        <w:t>10.1002/nbm.4207</w:t>
      </w:r>
      <w:r>
        <w:t>)</w:t>
      </w:r>
    </w:p>
    <w:p w14:paraId="71378BD9" w14:textId="77777777" w:rsidR="0055368F" w:rsidRDefault="0055368F" w:rsidP="0055368F">
      <w:pPr>
        <w:pStyle w:val="ListParagraph"/>
        <w:widowControl w:val="0"/>
        <w:numPr>
          <w:ilvl w:val="1"/>
          <w:numId w:val="2"/>
        </w:numPr>
        <w:spacing w:after="60"/>
        <w:jc w:val="both"/>
      </w:pPr>
      <w:r>
        <w:t>Provides data from many sources. Extracting it and fitting it gives</w:t>
      </w:r>
    </w:p>
    <w:p w14:paraId="7AFCF199" w14:textId="77777777" w:rsidR="0055368F" w:rsidRPr="003431A9" w:rsidRDefault="0055368F" w:rsidP="0055368F">
      <w:pPr>
        <w:pStyle w:val="ListParagraph"/>
        <w:widowControl w:val="0"/>
        <w:numPr>
          <w:ilvl w:val="2"/>
          <w:numId w:val="2"/>
        </w:numPr>
        <w:spacing w:after="60"/>
        <w:jc w:val="both"/>
      </w:pPr>
      <w:r>
        <w:t xml:space="preserve">R2 = </w:t>
      </w:r>
      <w:r w:rsidRPr="002C6BE2">
        <w:t>0.003079</w:t>
      </w:r>
      <w:r>
        <w:t>*B</w:t>
      </w:r>
      <w:r w:rsidRPr="003431A9">
        <w:rPr>
          <w:vertAlign w:val="subscript"/>
        </w:rPr>
        <w:t>0</w:t>
      </w:r>
      <w:r>
        <w:t xml:space="preserve"> +</w:t>
      </w:r>
      <w:r w:rsidRPr="002C6BE2">
        <w:t xml:space="preserve"> 0.000431</w:t>
      </w:r>
      <w:r>
        <w:t>*B</w:t>
      </w:r>
      <w:r w:rsidRPr="003431A9">
        <w:rPr>
          <w:vertAlign w:val="subscript"/>
        </w:rPr>
        <w:t>0</w:t>
      </w:r>
      <w:r w:rsidRPr="002C6BE2">
        <w:rPr>
          <w:vertAlign w:val="superscript"/>
        </w:rPr>
        <w:t>2</w:t>
      </w:r>
      <w:r>
        <w:t xml:space="preserve"> excluding extreme data points</w:t>
      </w:r>
    </w:p>
    <w:p w14:paraId="54CD7ED4" w14:textId="77777777" w:rsidR="0055368F" w:rsidRPr="003431A9" w:rsidRDefault="0055368F" w:rsidP="0055368F">
      <w:pPr>
        <w:pStyle w:val="ListParagraph"/>
        <w:widowControl w:val="0"/>
        <w:numPr>
          <w:ilvl w:val="2"/>
          <w:numId w:val="2"/>
        </w:numPr>
        <w:spacing w:after="60"/>
        <w:jc w:val="both"/>
      </w:pPr>
      <w:r>
        <w:t>R2 = 0</w:t>
      </w:r>
      <w:r w:rsidRPr="00A51F1B">
        <w:t>.005055</w:t>
      </w:r>
      <w:r>
        <w:t>*B</w:t>
      </w:r>
      <w:r w:rsidRPr="003431A9">
        <w:rPr>
          <w:vertAlign w:val="subscript"/>
        </w:rPr>
        <w:t>0</w:t>
      </w:r>
      <w:r>
        <w:t xml:space="preserve"> +</w:t>
      </w:r>
      <w:r w:rsidRPr="002C6BE2">
        <w:t xml:space="preserve"> </w:t>
      </w:r>
      <w:r w:rsidRPr="00A51F1B">
        <w:t>0.0002803</w:t>
      </w:r>
      <w:r>
        <w:t>*B</w:t>
      </w:r>
      <w:r w:rsidRPr="003431A9">
        <w:rPr>
          <w:vertAlign w:val="subscript"/>
        </w:rPr>
        <w:t>0</w:t>
      </w:r>
      <w:r w:rsidRPr="002C6BE2">
        <w:rPr>
          <w:vertAlign w:val="superscript"/>
        </w:rPr>
        <w:t>2</w:t>
      </w:r>
      <w:r>
        <w:t xml:space="preserve"> using all data</w:t>
      </w:r>
    </w:p>
    <w:p w14:paraId="6A877BC8" w14:textId="77777777" w:rsidR="0055368F" w:rsidRDefault="0055368F" w:rsidP="0055368F">
      <w:pPr>
        <w:pStyle w:val="ListParagraph"/>
        <w:widowControl w:val="0"/>
        <w:numPr>
          <w:ilvl w:val="1"/>
          <w:numId w:val="2"/>
        </w:numPr>
        <w:spacing w:after="60"/>
        <w:jc w:val="both"/>
      </w:pPr>
      <w:r>
        <w:t xml:space="preserve">Extrapolating </w:t>
      </w:r>
      <w:proofErr w:type="gramStart"/>
      <w:r>
        <w:t>that fit gives</w:t>
      </w:r>
      <w:proofErr w:type="gramEnd"/>
    </w:p>
    <w:p w14:paraId="6AA48FA8" w14:textId="77777777" w:rsidR="0055368F" w:rsidRDefault="0055368F" w:rsidP="0055368F">
      <w:pPr>
        <w:pStyle w:val="ListParagraph"/>
        <w:widowControl w:val="0"/>
        <w:numPr>
          <w:ilvl w:val="2"/>
          <w:numId w:val="2"/>
        </w:numPr>
        <w:spacing w:after="60"/>
        <w:jc w:val="both"/>
      </w:pPr>
      <w:r>
        <w:t>T2 = 7.8-8.0ms;</w:t>
      </w:r>
    </w:p>
    <w:p w14:paraId="4627FE5E" w14:textId="77777777" w:rsidR="0055368F" w:rsidRDefault="0055368F" w:rsidP="0055368F">
      <w:pPr>
        <w:pStyle w:val="ListParagraph"/>
        <w:widowControl w:val="0"/>
        <w:numPr>
          <w:ilvl w:val="2"/>
          <w:numId w:val="2"/>
        </w:numPr>
        <w:spacing w:after="60"/>
        <w:jc w:val="both"/>
      </w:pPr>
      <w:r>
        <w:t xml:space="preserve">R2 = </w:t>
      </w:r>
      <w:r w:rsidRPr="000E1548">
        <w:t>0.1257</w:t>
      </w:r>
      <w:r>
        <w:t xml:space="preserve"> -</w:t>
      </w:r>
      <w:r w:rsidRPr="00412E35">
        <w:t xml:space="preserve"> 0.1276</w:t>
      </w:r>
      <w:r>
        <w:t xml:space="preserve"> ms</w:t>
      </w:r>
      <w:r w:rsidRPr="00412E35">
        <w:rPr>
          <w:vertAlign w:val="superscript"/>
        </w:rPr>
        <w:t>-1</w:t>
      </w:r>
    </w:p>
    <w:p w14:paraId="075629EE" w14:textId="77777777" w:rsidR="0055368F" w:rsidRDefault="0055368F" w:rsidP="0055368F">
      <w:pPr>
        <w:pStyle w:val="ListParagraph"/>
        <w:widowControl w:val="0"/>
        <w:numPr>
          <w:ilvl w:val="0"/>
          <w:numId w:val="2"/>
        </w:numPr>
        <w:spacing w:after="60"/>
        <w:jc w:val="both"/>
      </w:pPr>
      <w:r>
        <w:t>Wei2018 @ 11.7T</w:t>
      </w:r>
    </w:p>
    <w:p w14:paraId="0F933168" w14:textId="77777777" w:rsidR="0055368F" w:rsidRDefault="0055368F" w:rsidP="0055368F">
      <w:pPr>
        <w:pStyle w:val="ListParagraph"/>
        <w:widowControl w:val="0"/>
        <w:numPr>
          <w:ilvl w:val="1"/>
          <w:numId w:val="2"/>
        </w:numPr>
        <w:spacing w:after="60"/>
        <w:jc w:val="both"/>
      </w:pPr>
      <w:r>
        <w:t>venous T2 = 26.9ms</w:t>
      </w:r>
    </w:p>
    <w:p w14:paraId="1CDB2120" w14:textId="77777777" w:rsidR="0055368F" w:rsidRDefault="0055368F" w:rsidP="0055368F">
      <w:pPr>
        <w:pStyle w:val="ListParagraph"/>
        <w:widowControl w:val="0"/>
        <w:numPr>
          <w:ilvl w:val="2"/>
          <w:numId w:val="2"/>
        </w:numPr>
        <w:spacing w:after="60"/>
        <w:jc w:val="both"/>
      </w:pPr>
      <w:r>
        <w:t>32.3ms under hyperoxia</w:t>
      </w:r>
    </w:p>
    <w:p w14:paraId="1D9280E6" w14:textId="77777777" w:rsidR="0055368F" w:rsidRDefault="0055368F" w:rsidP="0055368F">
      <w:pPr>
        <w:pStyle w:val="ListParagraph"/>
        <w:widowControl w:val="0"/>
        <w:numPr>
          <w:ilvl w:val="1"/>
          <w:numId w:val="2"/>
        </w:numPr>
        <w:spacing w:after="60"/>
        <w:jc w:val="both"/>
      </w:pPr>
      <w:r>
        <w:t>Venous T2* = 8.9ms</w:t>
      </w:r>
    </w:p>
    <w:p w14:paraId="1867BAD8" w14:textId="77777777" w:rsidR="0055368F" w:rsidRDefault="0055368F" w:rsidP="0055368F">
      <w:pPr>
        <w:pStyle w:val="ListParagraph"/>
        <w:widowControl w:val="0"/>
        <w:numPr>
          <w:ilvl w:val="1"/>
          <w:numId w:val="2"/>
        </w:numPr>
        <w:spacing w:after="60"/>
        <w:jc w:val="both"/>
      </w:pPr>
      <w:r>
        <w:t>R2*=R2’+R2</w:t>
      </w:r>
    </w:p>
    <w:p w14:paraId="5E77A84A" w14:textId="77777777" w:rsidR="0055368F" w:rsidRDefault="0055368F" w:rsidP="0055368F">
      <w:pPr>
        <w:pStyle w:val="ListParagraph"/>
        <w:widowControl w:val="0"/>
        <w:numPr>
          <w:ilvl w:val="2"/>
          <w:numId w:val="2"/>
        </w:numPr>
        <w:spacing w:after="60"/>
        <w:jc w:val="both"/>
      </w:pPr>
      <w:r>
        <w:t xml:space="preserve">R2*= </w:t>
      </w:r>
      <w:r w:rsidRPr="00C3084C">
        <w:t>112.3596</w:t>
      </w:r>
      <w:r>
        <w:t>ms</w:t>
      </w:r>
      <w:r w:rsidRPr="0008569A">
        <w:rPr>
          <w:vertAlign w:val="superscript"/>
        </w:rPr>
        <w:t>-1</w:t>
      </w:r>
    </w:p>
    <w:p w14:paraId="2F800516" w14:textId="77777777" w:rsidR="0055368F" w:rsidRDefault="0055368F" w:rsidP="0055368F">
      <w:pPr>
        <w:pStyle w:val="ListParagraph"/>
        <w:widowControl w:val="0"/>
        <w:numPr>
          <w:ilvl w:val="2"/>
          <w:numId w:val="2"/>
        </w:numPr>
        <w:spacing w:after="60"/>
        <w:jc w:val="both"/>
      </w:pPr>
      <w:r>
        <w:t xml:space="preserve">R2 = </w:t>
      </w:r>
      <w:r w:rsidRPr="00B01C59">
        <w:t>37.1747</w:t>
      </w:r>
      <w:r>
        <w:t>ms</w:t>
      </w:r>
      <w:r w:rsidRPr="0008569A">
        <w:rPr>
          <w:vertAlign w:val="superscript"/>
        </w:rPr>
        <w:t>-1</w:t>
      </w:r>
    </w:p>
    <w:p w14:paraId="5D4FED8A" w14:textId="77777777" w:rsidR="0055368F" w:rsidRPr="00C735CE" w:rsidRDefault="0055368F" w:rsidP="0055368F">
      <w:pPr>
        <w:pStyle w:val="ListParagraph"/>
        <w:widowControl w:val="0"/>
        <w:numPr>
          <w:ilvl w:val="2"/>
          <w:numId w:val="2"/>
        </w:numPr>
        <w:spacing w:after="60"/>
        <w:jc w:val="both"/>
      </w:pPr>
      <w:r>
        <w:t xml:space="preserve">R2’= </w:t>
      </w:r>
      <w:r w:rsidRPr="00C3084C">
        <w:t>75.1849</w:t>
      </w:r>
      <w:r>
        <w:t>ms</w:t>
      </w:r>
      <w:r w:rsidRPr="0008569A">
        <w:rPr>
          <w:vertAlign w:val="superscript"/>
        </w:rPr>
        <w:t>-1</w:t>
      </w:r>
    </w:p>
    <w:p w14:paraId="5E58AB16" w14:textId="77777777" w:rsidR="0055368F" w:rsidRDefault="0055368F" w:rsidP="0055368F">
      <w:pPr>
        <w:pStyle w:val="ListParagraph"/>
        <w:widowControl w:val="0"/>
        <w:spacing w:after="60"/>
        <w:ind w:left="2160"/>
        <w:jc w:val="both"/>
      </w:pPr>
    </w:p>
    <w:p w14:paraId="0AA850AC" w14:textId="77777777" w:rsidR="0055368F" w:rsidRPr="00B76C57" w:rsidRDefault="0055368F" w:rsidP="0055368F">
      <w:pPr>
        <w:widowControl w:val="0"/>
        <w:spacing w:after="60"/>
        <w:jc w:val="both"/>
        <w:rPr>
          <w:color w:val="3A7C22" w:themeColor="accent6" w:themeShade="BF"/>
        </w:rPr>
      </w:pPr>
      <w:r w:rsidRPr="00B76C57">
        <w:rPr>
          <w:color w:val="3A7C22" w:themeColor="accent6" w:themeShade="BF"/>
        </w:rPr>
        <w:t>GM T1 = 2.3 s</w:t>
      </w:r>
    </w:p>
    <w:p w14:paraId="762B9C9D" w14:textId="77777777" w:rsidR="0055368F" w:rsidRPr="00B76C57" w:rsidRDefault="0055368F" w:rsidP="0055368F">
      <w:pPr>
        <w:pStyle w:val="ListParagraph"/>
        <w:widowControl w:val="0"/>
        <w:numPr>
          <w:ilvl w:val="0"/>
          <w:numId w:val="3"/>
        </w:numPr>
        <w:spacing w:after="60"/>
        <w:jc w:val="both"/>
        <w:rPr>
          <w:color w:val="3A7C22" w:themeColor="accent6" w:themeShade="BF"/>
        </w:rPr>
      </w:pPr>
      <w:r w:rsidRPr="00B76C57">
        <w:rPr>
          <w:color w:val="3A7C22" w:themeColor="accent6" w:themeShade="BF"/>
        </w:rPr>
        <w:t xml:space="preserve">Wildtype mouse </w:t>
      </w:r>
      <w:proofErr w:type="spellStart"/>
      <w:r w:rsidRPr="00B76C57">
        <w:rPr>
          <w:color w:val="3A7C22" w:themeColor="accent6" w:themeShade="BF"/>
        </w:rPr>
        <w:t>isocortex</w:t>
      </w:r>
      <w:proofErr w:type="spellEnd"/>
      <w:r w:rsidRPr="00B76C57">
        <w:rPr>
          <w:color w:val="3A7C22" w:themeColor="accent6" w:themeShade="BF"/>
        </w:rPr>
        <w:t xml:space="preserve"> at 11.7T ~2036 ± 27 </w:t>
      </w:r>
      <w:proofErr w:type="spellStart"/>
      <w:r w:rsidRPr="00B76C57">
        <w:rPr>
          <w:color w:val="3A7C22" w:themeColor="accent6" w:themeShade="BF"/>
        </w:rPr>
        <w:t>ms</w:t>
      </w:r>
      <w:proofErr w:type="spellEnd"/>
      <w:r w:rsidRPr="00B76C57">
        <w:rPr>
          <w:color w:val="3A7C22" w:themeColor="accent6" w:themeShade="BF"/>
        </w:rPr>
        <w:t xml:space="preserve"> in vivo (Kumar)</w:t>
      </w:r>
    </w:p>
    <w:p w14:paraId="022433D7" w14:textId="77777777" w:rsidR="0055368F" w:rsidRPr="00B76C57" w:rsidRDefault="0055368F" w:rsidP="0055368F">
      <w:pPr>
        <w:pStyle w:val="ListParagraph"/>
        <w:widowControl w:val="0"/>
        <w:numPr>
          <w:ilvl w:val="0"/>
          <w:numId w:val="3"/>
        </w:numPr>
        <w:spacing w:after="60"/>
        <w:jc w:val="both"/>
        <w:rPr>
          <w:color w:val="3A7C22" w:themeColor="accent6" w:themeShade="BF"/>
        </w:rPr>
      </w:pPr>
      <w:r w:rsidRPr="00B76C57">
        <w:rPr>
          <w:color w:val="3A7C22" w:themeColor="accent6" w:themeShade="BF"/>
        </w:rPr>
        <w:t>van de Ven2007 (10.1002/mrm.21313) provides data that spans 14T and collated data from literature</w:t>
      </w:r>
    </w:p>
    <w:p w14:paraId="41E57BDF" w14:textId="77777777" w:rsidR="0055368F" w:rsidRPr="00B76C57" w:rsidRDefault="0055368F" w:rsidP="0055368F">
      <w:pPr>
        <w:pStyle w:val="ListParagraph"/>
        <w:widowControl w:val="0"/>
        <w:numPr>
          <w:ilvl w:val="1"/>
          <w:numId w:val="3"/>
        </w:numPr>
        <w:spacing w:after="60"/>
        <w:jc w:val="both"/>
        <w:rPr>
          <w:color w:val="3A7C22" w:themeColor="accent6" w:themeShade="BF"/>
        </w:rPr>
      </w:pPr>
      <w:r w:rsidRPr="00B76C57">
        <w:rPr>
          <w:color w:val="3A7C22" w:themeColor="accent6" w:themeShade="BF"/>
        </w:rPr>
        <w:t>extracting the data from the plot and fitting it gives T1=904.8*B</w:t>
      </w:r>
      <w:r w:rsidRPr="00B76C57">
        <w:rPr>
          <w:color w:val="3A7C22" w:themeColor="accent6" w:themeShade="BF"/>
          <w:vertAlign w:val="subscript"/>
        </w:rPr>
        <w:t>0</w:t>
      </w:r>
      <w:r w:rsidRPr="00B76C57">
        <w:rPr>
          <w:color w:val="3A7C22" w:themeColor="accent6" w:themeShade="BF"/>
          <w:vertAlign w:val="superscript"/>
        </w:rPr>
        <w:t>0.3097</w:t>
      </w:r>
    </w:p>
    <w:p w14:paraId="1BCDFFC5" w14:textId="77777777" w:rsidR="0055368F" w:rsidRPr="00B76C57" w:rsidRDefault="0055368F" w:rsidP="0055368F">
      <w:pPr>
        <w:pStyle w:val="ListParagraph"/>
        <w:widowControl w:val="0"/>
        <w:numPr>
          <w:ilvl w:val="1"/>
          <w:numId w:val="3"/>
        </w:numPr>
        <w:spacing w:after="60"/>
        <w:jc w:val="both"/>
        <w:rPr>
          <w:color w:val="3A7C22" w:themeColor="accent6" w:themeShade="BF"/>
        </w:rPr>
      </w:pPr>
      <w:r w:rsidRPr="00B76C57">
        <w:rPr>
          <w:color w:val="3A7C22" w:themeColor="accent6" w:themeShade="BF"/>
        </w:rPr>
        <w:t>adjusting the fit to Kumar’s mouse data gives T1= 950.5*B</w:t>
      </w:r>
      <w:r w:rsidRPr="00B76C57">
        <w:rPr>
          <w:color w:val="3A7C22" w:themeColor="accent6" w:themeShade="BF"/>
          <w:vertAlign w:val="subscript"/>
        </w:rPr>
        <w:t>0</w:t>
      </w:r>
      <w:r w:rsidRPr="00B76C57">
        <w:rPr>
          <w:color w:val="3A7C22" w:themeColor="accent6" w:themeShade="BF"/>
          <w:vertAlign w:val="superscript"/>
        </w:rPr>
        <w:t>0.3097</w:t>
      </w:r>
    </w:p>
    <w:p w14:paraId="48D9E64F" w14:textId="77777777" w:rsidR="0055368F" w:rsidRDefault="0055368F" w:rsidP="0055368F">
      <w:pPr>
        <w:pStyle w:val="ListParagraph"/>
        <w:widowControl w:val="0"/>
        <w:numPr>
          <w:ilvl w:val="0"/>
          <w:numId w:val="3"/>
        </w:numPr>
        <w:spacing w:after="60"/>
        <w:jc w:val="both"/>
        <w:rPr>
          <w:color w:val="3A7C22" w:themeColor="accent6" w:themeShade="BF"/>
        </w:rPr>
      </w:pPr>
      <w:proofErr w:type="gramStart"/>
      <w:r w:rsidRPr="00B76C57">
        <w:rPr>
          <w:color w:val="3A7C22" w:themeColor="accent6" w:themeShade="BF"/>
        </w:rPr>
        <w:lastRenderedPageBreak/>
        <w:t>Kumar  and</w:t>
      </w:r>
      <w:proofErr w:type="gramEnd"/>
      <w:r w:rsidRPr="00B76C57">
        <w:rPr>
          <w:color w:val="3A7C22" w:themeColor="accent6" w:themeShade="BF"/>
        </w:rPr>
        <w:t xml:space="preserve"> van de Ven2007 together gives T1=2.152s</w:t>
      </w:r>
    </w:p>
    <w:p w14:paraId="6A6531F3" w14:textId="77777777" w:rsidR="0055368F" w:rsidRPr="00B76C57" w:rsidRDefault="0055368F" w:rsidP="0055368F">
      <w:pPr>
        <w:pStyle w:val="ListParagraph"/>
        <w:widowControl w:val="0"/>
        <w:spacing w:after="60"/>
        <w:jc w:val="both"/>
        <w:rPr>
          <w:color w:val="3A7C22" w:themeColor="accent6" w:themeShade="BF"/>
        </w:rPr>
      </w:pPr>
    </w:p>
    <w:p w14:paraId="473A1B88" w14:textId="77777777" w:rsidR="0055368F" w:rsidRDefault="0055368F" w:rsidP="0055368F">
      <w:pPr>
        <w:widowControl w:val="0"/>
        <w:spacing w:after="60"/>
        <w:jc w:val="both"/>
      </w:pPr>
      <w:r>
        <w:t xml:space="preserve">GM T2* = 15 </w:t>
      </w:r>
      <w:proofErr w:type="spellStart"/>
      <w:r>
        <w:t>ms</w:t>
      </w:r>
      <w:proofErr w:type="spellEnd"/>
    </w:p>
    <w:p w14:paraId="1B3F0B99" w14:textId="77777777" w:rsidR="0055368F" w:rsidRDefault="0055368F" w:rsidP="0055368F">
      <w:pPr>
        <w:pStyle w:val="ListParagraph"/>
        <w:widowControl w:val="0"/>
        <w:numPr>
          <w:ilvl w:val="0"/>
          <w:numId w:val="3"/>
        </w:numPr>
        <w:spacing w:after="60"/>
        <w:jc w:val="both"/>
      </w:pPr>
      <w:r>
        <w:t xml:space="preserve">R2* increases ~linearly with B0; mouse brain T2* at 17.6T (Kara2013). Scaling from 7T → 14T (~1/B0) gives cortical GM T2* ~15 </w:t>
      </w:r>
      <w:proofErr w:type="spellStart"/>
      <w:r>
        <w:t>ms.</w:t>
      </w:r>
      <w:proofErr w:type="spellEnd"/>
    </w:p>
    <w:p w14:paraId="7A737DC4" w14:textId="77777777" w:rsidR="0049148C" w:rsidRDefault="0049148C"/>
    <w:p w14:paraId="4A238CD1" w14:textId="77777777" w:rsidR="002165D1" w:rsidRDefault="002165D1"/>
    <w:p w14:paraId="6FF1067A" w14:textId="77777777" w:rsidR="002165D1" w:rsidRDefault="002165D1"/>
    <w:p w14:paraId="68AED1E0" w14:textId="77777777" w:rsidR="002165D1" w:rsidRDefault="002165D1"/>
    <w:p w14:paraId="780B970E" w14:textId="77777777" w:rsidR="002165D1" w:rsidRPr="002165D1" w:rsidRDefault="002165D1" w:rsidP="002165D1">
      <w:pPr>
        <w:rPr>
          <w:b/>
          <w:bCs/>
        </w:rPr>
      </w:pPr>
    </w:p>
    <w:p w14:paraId="6FAEEED1" w14:textId="77777777" w:rsidR="002165D1" w:rsidRPr="002165D1" w:rsidRDefault="002165D1" w:rsidP="002165D1">
      <w:pPr>
        <w:rPr>
          <w:b/>
          <w:bCs/>
        </w:rPr>
      </w:pPr>
    </w:p>
    <w:p w14:paraId="250CB5FF" w14:textId="77777777" w:rsidR="002165D1" w:rsidRPr="002165D1" w:rsidRDefault="002165D1" w:rsidP="002165D1">
      <w:pPr>
        <w:spacing w:line="480" w:lineRule="auto"/>
        <w:ind w:left="720" w:hanging="720"/>
        <w:rPr>
          <w:rFonts w:eastAsia="Calibri"/>
        </w:rPr>
      </w:pPr>
      <w:ins w:id="0" w:author="Seb&amp;Jon" w:date="2026-05-26T18:08:00Z" w16du:dateUtc="2026-05-27T01:08:00Z">
        <w:r w:rsidRPr="002165D1">
          <w:rPr>
            <w:b/>
            <w:bCs/>
          </w:rPr>
          <w:fldChar w:fldCharType="begin"/>
        </w:r>
        <w:r w:rsidRPr="002165D1">
          <w:rPr>
            <w:b/>
            <w:bCs/>
          </w:rPr>
          <w:instrText xml:space="preserve"> ADDIN ZOTERO_BIBL {"uncited":[],"omitted":[],"custom":[]} CSL_BIBLIOGRAPHY </w:instrText>
        </w:r>
        <w:r w:rsidRPr="002165D1">
          <w:rPr>
            <w:b/>
            <w:bCs/>
          </w:rPr>
          <w:fldChar w:fldCharType="separate"/>
        </w:r>
      </w:ins>
      <w:r w:rsidRPr="002165D1">
        <w:rPr>
          <w:rFonts w:eastAsia="Calibri"/>
        </w:rPr>
        <w:t xml:space="preserve">Bernstein, M. A., King, K. F., &amp; Zhou, X. J. (2004). ANGIOGRAPHIC PULSE SEQUENCES. In </w:t>
      </w:r>
      <w:r w:rsidRPr="002165D1">
        <w:rPr>
          <w:rFonts w:eastAsia="Calibri"/>
          <w:i/>
          <w:iCs/>
        </w:rPr>
        <w:t>Handbook of MRI Pulse Sequences</w:t>
      </w:r>
      <w:r w:rsidRPr="002165D1">
        <w:rPr>
          <w:rFonts w:eastAsia="Calibri"/>
        </w:rPr>
        <w:t xml:space="preserve"> (pp. 648–701). Elsevier. https://doi.org/10.1016/B978-012092861-3/50022-4</w:t>
      </w:r>
    </w:p>
    <w:p w14:paraId="73AECB07" w14:textId="77777777" w:rsidR="002165D1" w:rsidRPr="002165D1" w:rsidRDefault="002165D1" w:rsidP="002165D1">
      <w:pPr>
        <w:spacing w:line="480" w:lineRule="auto"/>
        <w:ind w:left="720" w:hanging="720"/>
        <w:rPr>
          <w:rFonts w:eastAsia="Calibri"/>
        </w:rPr>
      </w:pPr>
      <w:proofErr w:type="spellStart"/>
      <w:r w:rsidRPr="002165D1">
        <w:rPr>
          <w:rFonts w:eastAsia="Calibri"/>
        </w:rPr>
        <w:t>Bianciardi</w:t>
      </w:r>
      <w:proofErr w:type="spellEnd"/>
      <w:r w:rsidRPr="002165D1">
        <w:rPr>
          <w:rFonts w:eastAsia="Calibri"/>
        </w:rPr>
        <w:t xml:space="preserve">, M., Toschi, N., Polimeni, J. R., Evans, K. C., Bhat, H., Keil, B., Rosen, B. R., Boas, D. A., &amp; Wald, L. L. (2016). The </w:t>
      </w:r>
      <w:proofErr w:type="spellStart"/>
      <w:r w:rsidRPr="002165D1">
        <w:rPr>
          <w:rFonts w:eastAsia="Calibri"/>
        </w:rPr>
        <w:t>pulsatility</w:t>
      </w:r>
      <w:proofErr w:type="spellEnd"/>
      <w:r w:rsidRPr="002165D1">
        <w:rPr>
          <w:rFonts w:eastAsia="Calibri"/>
        </w:rPr>
        <w:t xml:space="preserve"> volume index: An indicator of cerebrovascular compliance based on fast magnetic resonance imaging of cardiac and respiratory </w:t>
      </w:r>
      <w:proofErr w:type="spellStart"/>
      <w:r w:rsidRPr="002165D1">
        <w:rPr>
          <w:rFonts w:eastAsia="Calibri"/>
        </w:rPr>
        <w:t>pulsatility</w:t>
      </w:r>
      <w:proofErr w:type="spellEnd"/>
      <w:r w:rsidRPr="002165D1">
        <w:rPr>
          <w:rFonts w:eastAsia="Calibri"/>
        </w:rPr>
        <w:t xml:space="preserve">. </w:t>
      </w:r>
      <w:r w:rsidRPr="002165D1">
        <w:rPr>
          <w:rFonts w:eastAsia="Calibri"/>
          <w:i/>
          <w:iCs/>
        </w:rPr>
        <w:t>Philosophical Transactions of the Royal Society A: Mathematical, Physical and Engineering Sciences</w:t>
      </w:r>
      <w:r w:rsidRPr="002165D1">
        <w:rPr>
          <w:rFonts w:eastAsia="Calibri"/>
        </w:rPr>
        <w:t xml:space="preserve">, </w:t>
      </w:r>
      <w:r w:rsidRPr="002165D1">
        <w:rPr>
          <w:rFonts w:eastAsia="Calibri"/>
          <w:i/>
          <w:iCs/>
        </w:rPr>
        <w:t>374</w:t>
      </w:r>
      <w:r w:rsidRPr="002165D1">
        <w:rPr>
          <w:rFonts w:eastAsia="Calibri"/>
        </w:rPr>
        <w:t>(2067), 20150184. https://doi.org/10.1098/rsta.2015.0184</w:t>
      </w:r>
    </w:p>
    <w:p w14:paraId="13AFD21E" w14:textId="77777777" w:rsidR="002165D1" w:rsidRPr="002165D1" w:rsidRDefault="002165D1" w:rsidP="002165D1">
      <w:pPr>
        <w:spacing w:line="480" w:lineRule="auto"/>
        <w:ind w:left="720" w:hanging="720"/>
        <w:rPr>
          <w:rFonts w:eastAsia="Calibri"/>
        </w:rPr>
      </w:pPr>
      <w:r w:rsidRPr="002165D1">
        <w:rPr>
          <w:rFonts w:eastAsia="Calibri"/>
        </w:rPr>
        <w:t xml:space="preserve">Brown, R. W., Cheng, Y. N., Haacke, E. M., Thompson, M. R., &amp; Venkatesan, R. (2014). </w:t>
      </w:r>
      <w:r w:rsidRPr="002165D1">
        <w:rPr>
          <w:rFonts w:eastAsia="Calibri"/>
          <w:i/>
          <w:iCs/>
        </w:rPr>
        <w:t>Magnetic Resonance Imaging: Physical Principles and Sequence Design</w:t>
      </w:r>
      <w:r w:rsidRPr="002165D1">
        <w:rPr>
          <w:rFonts w:eastAsia="Calibri"/>
        </w:rPr>
        <w:t xml:space="preserve"> (1st ed.). Wiley. https://doi.org/10.1002/9781118633953</w:t>
      </w:r>
    </w:p>
    <w:p w14:paraId="5B1C8511" w14:textId="77777777" w:rsidR="002165D1" w:rsidRPr="002165D1" w:rsidRDefault="002165D1" w:rsidP="002165D1">
      <w:pPr>
        <w:spacing w:line="480" w:lineRule="auto"/>
        <w:ind w:left="720" w:hanging="720"/>
        <w:rPr>
          <w:rFonts w:eastAsia="Calibri"/>
        </w:rPr>
      </w:pPr>
      <w:r w:rsidRPr="002165D1">
        <w:rPr>
          <w:rFonts w:eastAsia="Calibri"/>
        </w:rPr>
        <w:t xml:space="preserve">Dobre, M. C., </w:t>
      </w:r>
      <w:proofErr w:type="spellStart"/>
      <w:r w:rsidRPr="002165D1">
        <w:rPr>
          <w:rFonts w:eastAsia="Calibri"/>
        </w:rPr>
        <w:t>Uğurbil</w:t>
      </w:r>
      <w:proofErr w:type="spellEnd"/>
      <w:r w:rsidRPr="002165D1">
        <w:rPr>
          <w:rFonts w:eastAsia="Calibri"/>
        </w:rPr>
        <w:t xml:space="preserve">, K., &amp; </w:t>
      </w:r>
      <w:proofErr w:type="spellStart"/>
      <w:r w:rsidRPr="002165D1">
        <w:rPr>
          <w:rFonts w:eastAsia="Calibri"/>
        </w:rPr>
        <w:t>Marjanska</w:t>
      </w:r>
      <w:proofErr w:type="spellEnd"/>
      <w:r w:rsidRPr="002165D1">
        <w:rPr>
          <w:rFonts w:eastAsia="Calibri"/>
        </w:rPr>
        <w:t xml:space="preserve">, M. (2007). Determination of blood longitudinal relaxation time (T1) at high magnetic field strengths. </w:t>
      </w:r>
      <w:r w:rsidRPr="002165D1">
        <w:rPr>
          <w:rFonts w:eastAsia="Calibri"/>
          <w:i/>
          <w:iCs/>
        </w:rPr>
        <w:t>Magnetic Resonance Imaging</w:t>
      </w:r>
      <w:r w:rsidRPr="002165D1">
        <w:rPr>
          <w:rFonts w:eastAsia="Calibri"/>
        </w:rPr>
        <w:t xml:space="preserve">, </w:t>
      </w:r>
      <w:r w:rsidRPr="002165D1">
        <w:rPr>
          <w:rFonts w:eastAsia="Calibri"/>
          <w:i/>
          <w:iCs/>
        </w:rPr>
        <w:t>25</w:t>
      </w:r>
      <w:r w:rsidRPr="002165D1">
        <w:rPr>
          <w:rFonts w:eastAsia="Calibri"/>
        </w:rPr>
        <w:t>(5), 733–735. https://doi.org/10.1016/j.mri.2006.10.020</w:t>
      </w:r>
    </w:p>
    <w:p w14:paraId="7029B18B" w14:textId="77777777" w:rsidR="002165D1" w:rsidRPr="002165D1" w:rsidRDefault="002165D1" w:rsidP="002165D1">
      <w:pPr>
        <w:spacing w:line="480" w:lineRule="auto"/>
        <w:ind w:left="720" w:hanging="720"/>
        <w:rPr>
          <w:rFonts w:eastAsia="Calibri"/>
        </w:rPr>
      </w:pPr>
      <w:r w:rsidRPr="002165D1">
        <w:rPr>
          <w:rFonts w:eastAsia="Calibri"/>
        </w:rPr>
        <w:t xml:space="preserve">Kara, F., Chen, F., Ronen, I., De Groot, H. J. M., Matysik, J., &amp; Alia, A. (2013). In vivo measurement of transverse relaxation time in the mouse brain at 17.6 T. </w:t>
      </w:r>
      <w:r w:rsidRPr="002165D1">
        <w:rPr>
          <w:rFonts w:eastAsia="Calibri"/>
          <w:i/>
          <w:iCs/>
        </w:rPr>
        <w:t>Magnetic Resonance in Medicine</w:t>
      </w:r>
      <w:r w:rsidRPr="002165D1">
        <w:rPr>
          <w:rFonts w:eastAsia="Calibri"/>
        </w:rPr>
        <w:t xml:space="preserve">, </w:t>
      </w:r>
      <w:r w:rsidRPr="002165D1">
        <w:rPr>
          <w:rFonts w:eastAsia="Calibri"/>
          <w:i/>
          <w:iCs/>
        </w:rPr>
        <w:t>70</w:t>
      </w:r>
      <w:r w:rsidRPr="002165D1">
        <w:rPr>
          <w:rFonts w:eastAsia="Calibri"/>
        </w:rPr>
        <w:t>(4), 985–993. https://doi.org/10.1002/mrm.24533</w:t>
      </w:r>
    </w:p>
    <w:p w14:paraId="0A8D0F92" w14:textId="77777777" w:rsidR="002165D1" w:rsidRPr="002165D1" w:rsidRDefault="002165D1" w:rsidP="002165D1">
      <w:pPr>
        <w:spacing w:line="480" w:lineRule="auto"/>
        <w:ind w:left="720" w:hanging="720"/>
        <w:rPr>
          <w:rFonts w:eastAsia="Calibri"/>
        </w:rPr>
      </w:pPr>
      <w:r w:rsidRPr="002165D1">
        <w:rPr>
          <w:rFonts w:eastAsia="Calibri"/>
        </w:rPr>
        <w:lastRenderedPageBreak/>
        <w:t xml:space="preserve">Kumar, S., Yang, X., Li, Y., </w:t>
      </w:r>
      <w:proofErr w:type="spellStart"/>
      <w:r w:rsidRPr="002165D1">
        <w:rPr>
          <w:rFonts w:eastAsia="Calibri"/>
        </w:rPr>
        <w:t>Bibic</w:t>
      </w:r>
      <w:proofErr w:type="spellEnd"/>
      <w:r w:rsidRPr="002165D1">
        <w:rPr>
          <w:rFonts w:eastAsia="Calibri"/>
        </w:rPr>
        <w:t xml:space="preserve">, A., &amp; Wei, Z. (2026). Longitudinal MRI Characterization of </w:t>
      </w:r>
      <w:r w:rsidRPr="002165D1">
        <w:rPr>
          <w:rFonts w:eastAsia="Calibri"/>
          <w:i/>
          <w:iCs/>
        </w:rPr>
        <w:t>T</w:t>
      </w:r>
      <w:r w:rsidRPr="002165D1">
        <w:rPr>
          <w:rFonts w:eastAsia="Calibri"/>
          <w:vertAlign w:val="subscript"/>
        </w:rPr>
        <w:t>1</w:t>
      </w:r>
      <w:r w:rsidRPr="002165D1">
        <w:rPr>
          <w:rFonts w:eastAsia="Calibri"/>
        </w:rPr>
        <w:t xml:space="preserve"> and </w:t>
      </w:r>
      <w:r w:rsidRPr="002165D1">
        <w:rPr>
          <w:rFonts w:eastAsia="Calibri"/>
          <w:i/>
          <w:iCs/>
        </w:rPr>
        <w:t>T</w:t>
      </w:r>
      <w:r w:rsidRPr="002165D1">
        <w:rPr>
          <w:rFonts w:eastAsia="Calibri"/>
          <w:vertAlign w:val="subscript"/>
        </w:rPr>
        <w:t>2</w:t>
      </w:r>
      <w:r w:rsidRPr="002165D1">
        <w:rPr>
          <w:rFonts w:eastAsia="Calibri"/>
        </w:rPr>
        <w:t xml:space="preserve"> Relaxation Times in an Amyloid Mouse Model of Alzheimer’s Disease at 11.7 T. </w:t>
      </w:r>
      <w:r w:rsidRPr="002165D1">
        <w:rPr>
          <w:rFonts w:eastAsia="Calibri"/>
          <w:i/>
          <w:iCs/>
        </w:rPr>
        <w:t>NMR in Biomedicine</w:t>
      </w:r>
      <w:r w:rsidRPr="002165D1">
        <w:rPr>
          <w:rFonts w:eastAsia="Calibri"/>
        </w:rPr>
        <w:t xml:space="preserve">, </w:t>
      </w:r>
      <w:r w:rsidRPr="002165D1">
        <w:rPr>
          <w:rFonts w:eastAsia="Calibri"/>
          <w:i/>
          <w:iCs/>
        </w:rPr>
        <w:t>39</w:t>
      </w:r>
      <w:r w:rsidRPr="002165D1">
        <w:rPr>
          <w:rFonts w:eastAsia="Calibri"/>
        </w:rPr>
        <w:t>(1), e70187. https://doi.org/10.1002/nbm.70187</w:t>
      </w:r>
    </w:p>
    <w:p w14:paraId="609B0112" w14:textId="77777777" w:rsidR="002165D1" w:rsidRPr="002165D1" w:rsidRDefault="002165D1" w:rsidP="002165D1">
      <w:pPr>
        <w:spacing w:line="480" w:lineRule="auto"/>
        <w:ind w:left="720" w:hanging="720"/>
        <w:rPr>
          <w:rFonts w:eastAsia="Calibri"/>
        </w:rPr>
      </w:pPr>
      <w:r w:rsidRPr="002165D1">
        <w:rPr>
          <w:rFonts w:eastAsia="Calibri"/>
        </w:rPr>
        <w:t xml:space="preserve">Pelc, N. J., Sommer, F. G., Li, K. C., Brosnan, T. J., </w:t>
      </w:r>
      <w:proofErr w:type="spellStart"/>
      <w:r w:rsidRPr="002165D1">
        <w:rPr>
          <w:rFonts w:eastAsia="Calibri"/>
        </w:rPr>
        <w:t>Herfkens</w:t>
      </w:r>
      <w:proofErr w:type="spellEnd"/>
      <w:r w:rsidRPr="002165D1">
        <w:rPr>
          <w:rFonts w:eastAsia="Calibri"/>
        </w:rPr>
        <w:t xml:space="preserve">, R. J., &amp; Enzmann, D. R. (1994). Quantitative magnetic resonance flow imaging. </w:t>
      </w:r>
      <w:r w:rsidRPr="002165D1">
        <w:rPr>
          <w:rFonts w:eastAsia="Calibri"/>
          <w:i/>
          <w:iCs/>
        </w:rPr>
        <w:t>Magnetic Resonance Quarterly</w:t>
      </w:r>
      <w:r w:rsidRPr="002165D1">
        <w:rPr>
          <w:rFonts w:eastAsia="Calibri"/>
        </w:rPr>
        <w:t xml:space="preserve">, </w:t>
      </w:r>
      <w:r w:rsidRPr="002165D1">
        <w:rPr>
          <w:rFonts w:eastAsia="Calibri"/>
          <w:i/>
          <w:iCs/>
        </w:rPr>
        <w:t>10</w:t>
      </w:r>
      <w:r w:rsidRPr="002165D1">
        <w:rPr>
          <w:rFonts w:eastAsia="Calibri"/>
        </w:rPr>
        <w:t>(3), 125–147.</w:t>
      </w:r>
    </w:p>
    <w:p w14:paraId="3584EFBF" w14:textId="77777777" w:rsidR="002165D1" w:rsidRPr="002165D1" w:rsidRDefault="002165D1" w:rsidP="002165D1">
      <w:pPr>
        <w:spacing w:line="480" w:lineRule="auto"/>
        <w:ind w:left="720" w:hanging="720"/>
        <w:rPr>
          <w:rFonts w:eastAsia="Calibri"/>
        </w:rPr>
      </w:pPr>
      <w:r w:rsidRPr="002165D1">
        <w:rPr>
          <w:rFonts w:eastAsia="Calibri"/>
        </w:rPr>
        <w:t>Wei, Z., Xu, J., Liu, P., Chen, L., Li, W., Van Zijl, P., &amp; Lu, H. (2018). Quantitative assessment of cerebral venous blood T</w:t>
      </w:r>
      <w:r w:rsidRPr="002165D1">
        <w:rPr>
          <w:rFonts w:eastAsia="Calibri"/>
          <w:vertAlign w:val="subscript"/>
        </w:rPr>
        <w:t>2</w:t>
      </w:r>
      <w:r w:rsidRPr="002165D1">
        <w:rPr>
          <w:rFonts w:eastAsia="Calibri"/>
        </w:rPr>
        <w:t xml:space="preserve"> in mouse at 11.7T: Implementation, optimization, and age effect. </w:t>
      </w:r>
      <w:r w:rsidRPr="002165D1">
        <w:rPr>
          <w:rFonts w:eastAsia="Calibri"/>
          <w:i/>
          <w:iCs/>
        </w:rPr>
        <w:t>Magnetic Resonance in Medicine</w:t>
      </w:r>
      <w:r w:rsidRPr="002165D1">
        <w:rPr>
          <w:rFonts w:eastAsia="Calibri"/>
        </w:rPr>
        <w:t xml:space="preserve">, </w:t>
      </w:r>
      <w:r w:rsidRPr="002165D1">
        <w:rPr>
          <w:rFonts w:eastAsia="Calibri"/>
          <w:i/>
          <w:iCs/>
        </w:rPr>
        <w:t>80</w:t>
      </w:r>
      <w:r w:rsidRPr="002165D1">
        <w:rPr>
          <w:rFonts w:eastAsia="Calibri"/>
        </w:rPr>
        <w:t>(2), 521–528. https://doi.org/10.1002/mrm.27046</w:t>
      </w:r>
    </w:p>
    <w:p w14:paraId="115A1106" w14:textId="47EE54EB" w:rsidR="002165D1" w:rsidRDefault="002165D1" w:rsidP="002165D1">
      <w:ins w:id="1" w:author="Seb&amp;Jon" w:date="2026-05-26T18:08:00Z" w16du:dateUtc="2026-05-27T01:08:00Z">
        <w:r w:rsidRPr="002165D1">
          <w:rPr>
            <w:b/>
            <w:bCs/>
          </w:rPr>
          <w:fldChar w:fldCharType="end"/>
        </w:r>
      </w:ins>
    </w:p>
    <w:sectPr w:rsidR="00216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A03EF"/>
    <w:multiLevelType w:val="hybridMultilevel"/>
    <w:tmpl w:val="28E2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2F7EAA"/>
    <w:multiLevelType w:val="hybridMultilevel"/>
    <w:tmpl w:val="020E4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DD53E0"/>
    <w:multiLevelType w:val="hybridMultilevel"/>
    <w:tmpl w:val="7D907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7058">
    <w:abstractNumId w:val="1"/>
  </w:num>
  <w:num w:numId="2" w16cid:durableId="1451775928">
    <w:abstractNumId w:val="2"/>
  </w:num>
  <w:num w:numId="3" w16cid:durableId="83638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8F"/>
    <w:rsid w:val="00006F3A"/>
    <w:rsid w:val="00007B29"/>
    <w:rsid w:val="000133CB"/>
    <w:rsid w:val="00042BE3"/>
    <w:rsid w:val="000549BC"/>
    <w:rsid w:val="00057AF3"/>
    <w:rsid w:val="00070EE8"/>
    <w:rsid w:val="00073837"/>
    <w:rsid w:val="00081A1C"/>
    <w:rsid w:val="00090F75"/>
    <w:rsid w:val="000A0F1A"/>
    <w:rsid w:val="000A15E6"/>
    <w:rsid w:val="000B4AD1"/>
    <w:rsid w:val="000C1873"/>
    <w:rsid w:val="000C3FA3"/>
    <w:rsid w:val="000D5E9C"/>
    <w:rsid w:val="000E2F4D"/>
    <w:rsid w:val="000F3432"/>
    <w:rsid w:val="00125D4E"/>
    <w:rsid w:val="0012644D"/>
    <w:rsid w:val="00131088"/>
    <w:rsid w:val="00133099"/>
    <w:rsid w:val="00134C52"/>
    <w:rsid w:val="00150A27"/>
    <w:rsid w:val="00152120"/>
    <w:rsid w:val="00170C49"/>
    <w:rsid w:val="001B3642"/>
    <w:rsid w:val="001E76F3"/>
    <w:rsid w:val="001F79E7"/>
    <w:rsid w:val="00201D8D"/>
    <w:rsid w:val="002054D0"/>
    <w:rsid w:val="002165D1"/>
    <w:rsid w:val="002431D4"/>
    <w:rsid w:val="0025470C"/>
    <w:rsid w:val="00270E4A"/>
    <w:rsid w:val="00283085"/>
    <w:rsid w:val="00284D15"/>
    <w:rsid w:val="00285BF2"/>
    <w:rsid w:val="00294FC2"/>
    <w:rsid w:val="002A45E8"/>
    <w:rsid w:val="002C208E"/>
    <w:rsid w:val="002C5C13"/>
    <w:rsid w:val="002D5282"/>
    <w:rsid w:val="002D6E6D"/>
    <w:rsid w:val="002E0B57"/>
    <w:rsid w:val="002F439A"/>
    <w:rsid w:val="0032344B"/>
    <w:rsid w:val="00324313"/>
    <w:rsid w:val="00325FB5"/>
    <w:rsid w:val="003268B6"/>
    <w:rsid w:val="00335BB9"/>
    <w:rsid w:val="00364528"/>
    <w:rsid w:val="00367E79"/>
    <w:rsid w:val="00395CDE"/>
    <w:rsid w:val="003A30F1"/>
    <w:rsid w:val="003A3BBE"/>
    <w:rsid w:val="003B1E00"/>
    <w:rsid w:val="003B44BA"/>
    <w:rsid w:val="003C4BA8"/>
    <w:rsid w:val="003C6E93"/>
    <w:rsid w:val="003E11AF"/>
    <w:rsid w:val="003E47AC"/>
    <w:rsid w:val="003F4675"/>
    <w:rsid w:val="00410AE6"/>
    <w:rsid w:val="0042357E"/>
    <w:rsid w:val="00435DCC"/>
    <w:rsid w:val="00462F49"/>
    <w:rsid w:val="00463762"/>
    <w:rsid w:val="00465C81"/>
    <w:rsid w:val="0047651D"/>
    <w:rsid w:val="0049148C"/>
    <w:rsid w:val="004C7227"/>
    <w:rsid w:val="004D026B"/>
    <w:rsid w:val="004D3E97"/>
    <w:rsid w:val="004D5BD0"/>
    <w:rsid w:val="004E6327"/>
    <w:rsid w:val="00500C92"/>
    <w:rsid w:val="00501EEE"/>
    <w:rsid w:val="00536D4E"/>
    <w:rsid w:val="0055368F"/>
    <w:rsid w:val="00556C23"/>
    <w:rsid w:val="00565E3B"/>
    <w:rsid w:val="0056739E"/>
    <w:rsid w:val="00573B0A"/>
    <w:rsid w:val="00581B89"/>
    <w:rsid w:val="00582276"/>
    <w:rsid w:val="005950DB"/>
    <w:rsid w:val="005B2B5D"/>
    <w:rsid w:val="005B674C"/>
    <w:rsid w:val="005C48C4"/>
    <w:rsid w:val="005D1730"/>
    <w:rsid w:val="005E662A"/>
    <w:rsid w:val="005F6EB3"/>
    <w:rsid w:val="00620091"/>
    <w:rsid w:val="006210BD"/>
    <w:rsid w:val="00626BEC"/>
    <w:rsid w:val="00631517"/>
    <w:rsid w:val="0063443D"/>
    <w:rsid w:val="00642019"/>
    <w:rsid w:val="006426D3"/>
    <w:rsid w:val="00644C4E"/>
    <w:rsid w:val="00665629"/>
    <w:rsid w:val="00667703"/>
    <w:rsid w:val="006972B5"/>
    <w:rsid w:val="006A184C"/>
    <w:rsid w:val="006C677C"/>
    <w:rsid w:val="006D2FEB"/>
    <w:rsid w:val="006D79E9"/>
    <w:rsid w:val="006E3341"/>
    <w:rsid w:val="00701802"/>
    <w:rsid w:val="0070593C"/>
    <w:rsid w:val="007122F5"/>
    <w:rsid w:val="00717438"/>
    <w:rsid w:val="00733165"/>
    <w:rsid w:val="007478C2"/>
    <w:rsid w:val="007519A6"/>
    <w:rsid w:val="00770A0B"/>
    <w:rsid w:val="0079002F"/>
    <w:rsid w:val="007B38BE"/>
    <w:rsid w:val="007C4ADC"/>
    <w:rsid w:val="007C7740"/>
    <w:rsid w:val="007E582D"/>
    <w:rsid w:val="007F5328"/>
    <w:rsid w:val="008040B9"/>
    <w:rsid w:val="00811EBE"/>
    <w:rsid w:val="008149B5"/>
    <w:rsid w:val="00823019"/>
    <w:rsid w:val="00824E93"/>
    <w:rsid w:val="00825AAD"/>
    <w:rsid w:val="00825F2C"/>
    <w:rsid w:val="00827B68"/>
    <w:rsid w:val="00827CC7"/>
    <w:rsid w:val="00861C3F"/>
    <w:rsid w:val="008805AF"/>
    <w:rsid w:val="008A3D5B"/>
    <w:rsid w:val="008B155D"/>
    <w:rsid w:val="008C6E28"/>
    <w:rsid w:val="008E176C"/>
    <w:rsid w:val="008F4ED1"/>
    <w:rsid w:val="00941AC5"/>
    <w:rsid w:val="00941DE7"/>
    <w:rsid w:val="009A5EBA"/>
    <w:rsid w:val="009A76D6"/>
    <w:rsid w:val="009A7A20"/>
    <w:rsid w:val="009B0632"/>
    <w:rsid w:val="009B6FA4"/>
    <w:rsid w:val="00A042BB"/>
    <w:rsid w:val="00A06E62"/>
    <w:rsid w:val="00A32474"/>
    <w:rsid w:val="00A33D24"/>
    <w:rsid w:val="00A4277C"/>
    <w:rsid w:val="00A561D8"/>
    <w:rsid w:val="00A56BBA"/>
    <w:rsid w:val="00A602E2"/>
    <w:rsid w:val="00A660A1"/>
    <w:rsid w:val="00A9773E"/>
    <w:rsid w:val="00AA54E0"/>
    <w:rsid w:val="00AD3DF6"/>
    <w:rsid w:val="00B011B5"/>
    <w:rsid w:val="00B0235C"/>
    <w:rsid w:val="00B156A9"/>
    <w:rsid w:val="00B27700"/>
    <w:rsid w:val="00B306F2"/>
    <w:rsid w:val="00B3182F"/>
    <w:rsid w:val="00B5560F"/>
    <w:rsid w:val="00B5594A"/>
    <w:rsid w:val="00B74915"/>
    <w:rsid w:val="00B913CF"/>
    <w:rsid w:val="00BA41D4"/>
    <w:rsid w:val="00BD36F3"/>
    <w:rsid w:val="00BE3D0C"/>
    <w:rsid w:val="00BE5EFD"/>
    <w:rsid w:val="00BF02DB"/>
    <w:rsid w:val="00C21EF2"/>
    <w:rsid w:val="00C43C0A"/>
    <w:rsid w:val="00C87E4E"/>
    <w:rsid w:val="00CB77FB"/>
    <w:rsid w:val="00CC4520"/>
    <w:rsid w:val="00CD420D"/>
    <w:rsid w:val="00D11CDD"/>
    <w:rsid w:val="00D241D2"/>
    <w:rsid w:val="00D268EA"/>
    <w:rsid w:val="00D44F65"/>
    <w:rsid w:val="00D46D5B"/>
    <w:rsid w:val="00D50446"/>
    <w:rsid w:val="00D53B1A"/>
    <w:rsid w:val="00D7132E"/>
    <w:rsid w:val="00D73F9B"/>
    <w:rsid w:val="00D85111"/>
    <w:rsid w:val="00D95FA5"/>
    <w:rsid w:val="00D9726C"/>
    <w:rsid w:val="00DB29D0"/>
    <w:rsid w:val="00DF3C0D"/>
    <w:rsid w:val="00E0448F"/>
    <w:rsid w:val="00E10D38"/>
    <w:rsid w:val="00E13329"/>
    <w:rsid w:val="00E15F3A"/>
    <w:rsid w:val="00E51DFA"/>
    <w:rsid w:val="00E54F0E"/>
    <w:rsid w:val="00E56C9E"/>
    <w:rsid w:val="00E73D4A"/>
    <w:rsid w:val="00EA7615"/>
    <w:rsid w:val="00EB3556"/>
    <w:rsid w:val="00EE5B58"/>
    <w:rsid w:val="00F151F0"/>
    <w:rsid w:val="00F21BA3"/>
    <w:rsid w:val="00F433DD"/>
    <w:rsid w:val="00F44927"/>
    <w:rsid w:val="00F61409"/>
    <w:rsid w:val="00F77A6C"/>
    <w:rsid w:val="00F969F0"/>
    <w:rsid w:val="00FA1181"/>
    <w:rsid w:val="00FB6458"/>
    <w:rsid w:val="00FB6A1E"/>
    <w:rsid w:val="00FC3874"/>
    <w:rsid w:val="00FD7B47"/>
    <w:rsid w:val="00FF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52278"/>
  <w15:chartTrackingRefBased/>
  <w15:docId w15:val="{61F284A7-A7E0-9844-B5EA-7320D6A3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8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6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6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6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6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F969F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5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6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68F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semiHidden/>
    <w:unhideWhenUsed/>
    <w:rsid w:val="00216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9.4T@Hct=0.5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Proulx</dc:creator>
  <cp:keywords/>
  <dc:description/>
  <cp:lastModifiedBy>Sebastien Proulx</cp:lastModifiedBy>
  <cp:revision>2</cp:revision>
  <dcterms:created xsi:type="dcterms:W3CDTF">2026-05-28T03:44:00Z</dcterms:created>
  <dcterms:modified xsi:type="dcterms:W3CDTF">2026-05-28T03:47:00Z</dcterms:modified>
</cp:coreProperties>
</file>